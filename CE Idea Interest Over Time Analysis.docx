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51jg2l4uayk1" w:id="0"/>
      <w:bookmarkEnd w:id="0"/>
      <w:r w:rsidDel="00000000" w:rsidR="00000000" w:rsidRPr="00000000">
        <w:rPr>
          <w:rtl w:val="0"/>
        </w:rPr>
        <w:t xml:space="preserve">Project: CE Idea Interest over Time 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GOALS: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P1: Refine our understanding of how much incubatee's idea preferences change over time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P2: Understand the main drivers behind incubatee's preferences changing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P3: Draw conclusions/recommendations for the different departments based on the data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ns w:author="Elizabeth Weissberg" w:id="0" w:date="2025-08-28T22:35:27Z"/>
        </w:rPr>
      </w:pPr>
      <w:ins w:author="Elizabeth Weissberg" w:id="0" w:date="2025-08-28T22:35:27Z">
        <w:r w:rsidDel="00000000" w:rsidR="00000000" w:rsidRPr="00000000">
          <w:rPr>
            <w:rtl w:val="0"/>
          </w:rPr>
          <w:t xml:space="preserve">Process and Summary: </w:t>
        </w:r>
      </w:ins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ins w:author="Elizabeth Weissberg" w:id="0" w:date="2025-08-28T22:35:27Z"/>
          <w:u w:val="none"/>
        </w:rPr>
      </w:pPr>
      <w:ins w:author="Elizabeth Weissberg" w:id="0" w:date="2025-08-28T22:35:27Z">
        <w:r w:rsidDel="00000000" w:rsidR="00000000" w:rsidRPr="00000000">
          <w:rPr>
            <w:rtl w:val="0"/>
          </w:rPr>
          <w:t xml:space="preserve">Ask self: What is a good numerical version of this question? </w:t>
        </w:r>
      </w:ins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ins w:author="Elizabeth Weissberg" w:id="0" w:date="2025-08-28T22:35:27Z"/>
          <w:u w:val="none"/>
        </w:rPr>
      </w:pPr>
      <w:ins w:author="Elizabeth Weissberg" w:id="0" w:date="2025-08-28T22:35:27Z">
        <w:r w:rsidDel="00000000" w:rsidR="00000000" w:rsidRPr="00000000">
          <w:rPr>
            <w:rtl w:val="0"/>
          </w:rPr>
          <w:t xml:space="preserve">Clean data → Try to dust off python/excel skills → find this is slower than I’d hope! :) </w:t>
        </w:r>
        <w:r w:rsidDel="00000000" w:rsidR="00000000" w:rsidRPr="00000000">
          <w:rPr>
            <w:rtl w:val="0"/>
            <w:rPrChange w:author="Elizabeth Weissberg" w:id="1" w:date="2025-08-28T22:35:27Z">
              <w:rPr/>
            </w:rPrChange>
          </w:rPr>
          <w:t xml:space="preserve">→ </w:t>
        </w:r>
        <w:r w:rsidDel="00000000" w:rsidR="00000000" w:rsidRPr="00000000">
          <w:rPr>
            <w:rtl w:val="0"/>
          </w:rPr>
          <w:t xml:space="preserve">Pull what I can with some AI assistance &amp; do visual sweeps </w:t>
        </w:r>
      </w:ins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ins w:author="Elizabeth Weissberg" w:id="0" w:date="2025-08-28T22:35:27Z"/>
          <w:u w:val="none"/>
        </w:rPr>
      </w:pPr>
      <w:ins w:author="Elizabeth Weissberg" w:id="0" w:date="2025-08-28T22:35:27Z">
        <w:r w:rsidDel="00000000" w:rsidR="00000000" w:rsidRPr="00000000">
          <w:rPr>
            <w:rtl w:val="0"/>
          </w:rPr>
          <w:t xml:space="preserve">Got partway through P1. If these skills are needed in what I end up doing, very happy to spend some time refreshing my skills (used to get into flow with this!). Think it would take a few days?  </w:t>
        </w:r>
      </w:ins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ins w:author="Elizabeth Weissberg" w:id="0" w:date="2025-08-28T22:35:27Z"/>
          <w:u w:val="none"/>
        </w:rPr>
      </w:pPr>
      <w:ins w:author="Elizabeth Weissberg" w:id="0" w:date="2025-08-28T22:35:27Z">
        <w:r w:rsidDel="00000000" w:rsidR="00000000" w:rsidRPr="00000000">
          <w:rPr>
            <w:rtl w:val="0"/>
          </w:rPr>
          <w:t xml:space="preserve">Answers below to two questions from P1  (i.e., “moved negative→pos” &amp; “did not found program offerings”) P1 </w:t>
        </w:r>
      </w:ins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  <w:rPr>
          <w:ins w:author="Elizabeth Weissberg" w:id="0" w:date="2025-08-28T22:35:27Z"/>
          <w:u w:val="none"/>
        </w:rPr>
      </w:pPr>
      <w:ins w:author="Elizabeth Weissberg" w:id="0" w:date="2025-08-28T22:35:27Z">
        <w:r w:rsidDel="00000000" w:rsidR="00000000" w:rsidRPr="00000000">
          <w:rPr>
            <w:rtl w:val="0"/>
          </w:rPr>
          <w:t xml:space="preserve">I think the thought that people update from neg to pos may have come from the 2021 round.</w:t>
        </w:r>
      </w:ins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SCOPE: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3 hours on Thurs to make as much progress as possible on the above goals, using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idea data from weekly surveys 2020-H1'2025 </w:t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Idea Interest Over Time Data for Elizabeth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Note that there's a chance some context in the open-text is sensitive (ie. a person mentions how they feel about another incubatee), although I've tried to clean it. Please use discretion and sensitivity with this data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might be useful to get some additional "soft" context from me to help you draw conclusions/scope the work further. Can discuss in our chat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 imagine thorough completion of these goals will take more than 3 hours - we can continue the work in projects over the coming weeks if you find it interesting :) My hope is that you can at least 80/20 P1 in 3 hours, but I could be off-base depending on how messy the data is.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Further breakdown of goals/specific data we want to know: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P1: Refine our understanding of how much incubatee's idea preferences change over time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average “trajectory” an incubatee goes through in terms of idea openness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they become more or less “open” during the program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rPr>
          <w:ins w:author="Elizabeth Weissberg" w:id="2" w:date="2025-08-28T23:02:34Z"/>
          <w:rFonts w:ascii="Inter" w:cs="Inter" w:eastAsia="Inter" w:hAnsi="Inter"/>
          <w:b w:val="1"/>
          <w:i w:val="1"/>
        </w:rPr>
      </w:pPr>
      <w:r w:rsidDel="00000000" w:rsidR="00000000" w:rsidRPr="00000000">
        <w:rPr>
          <w:rFonts w:ascii="Inter" w:cs="Inter" w:eastAsia="Inter" w:hAnsi="Inter"/>
          <w:b w:val="1"/>
          <w:i w:val="1"/>
          <w:rtl w:val="0"/>
        </w:rPr>
        <w:t xml:space="preserve">If they start negative on an idea, how likely is it they become positive?</w:t>
      </w:r>
      <w:ins w:author="Elizabeth Weissberg" w:id="2" w:date="2025-08-28T23:02:3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D">
      <w:pPr>
        <w:ind w:left="0" w:firstLine="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u w:val="single"/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Data covered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: 2021 - H1’25 (does not include H1’25 pre-program data)</w:t>
        </w:r>
      </w:ins>
    </w:p>
    <w:p w:rsidR="00000000" w:rsidDel="00000000" w:rsidP="00000000" w:rsidRDefault="00000000" w:rsidRPr="00000000" w14:paraId="0000001E">
      <w:pPr>
        <w:ind w:left="0" w:firstLine="0"/>
        <w:rPr>
          <w:ins w:author="Elizabeth Weissberg" w:id="2" w:date="2025-08-28T23:02:34Z"/>
          <w:i w:val="1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u w:val="single"/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Specific question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: If participants provide a negative score (1-3) in week 1, how likely is it they become positive (5-7) on that question </w:t>
        </w:r>
        <w:r w:rsidDel="00000000" w:rsidR="00000000" w:rsidRPr="00000000">
          <w:rPr>
            <w:i w:val="1"/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at any week? </w:t>
          <w:tab/>
        </w:r>
      </w:ins>
    </w:p>
    <w:p w:rsidR="00000000" w:rsidDel="00000000" w:rsidP="00000000" w:rsidRDefault="00000000" w:rsidRPr="00000000" w14:paraId="0000001F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i w:val="1"/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→ 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Depending on interests, question could be asked differently: E.g., If participants provide a negative score (1-2) in week 1 or 2, how likely is it they resolve positively (6-7) on it in week 4 or 5? </w:t>
        </w:r>
      </w:ins>
    </w:p>
    <w:p w:rsidR="00000000" w:rsidDel="00000000" w:rsidP="00000000" w:rsidRDefault="00000000" w:rsidRPr="00000000" w14:paraId="00000020">
      <w:pPr>
        <w:ind w:left="0" w:firstLine="0"/>
        <w:rPr>
          <w:ins w:author="Elizabeth Weissberg" w:id="2" w:date="2025-08-28T23:02:34Z"/>
          <w:rFonts w:ascii="Inter" w:cs="Inter" w:eastAsia="Inter" w:hAnsi="Inter"/>
          <w:b w:val="1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Fonts w:ascii="Inter" w:cs="Inter" w:eastAsia="Inter" w:hAnsi="Inter"/>
            <w:b w:val="1"/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Instances of participants moving neg → pos</w:t>
        </w:r>
      </w:ins>
    </w:p>
    <w:p w:rsidR="00000000" w:rsidDel="00000000" w:rsidP="00000000" w:rsidRDefault="00000000" w:rsidRPr="00000000" w14:paraId="00000021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H1’25</w:t>
        </w:r>
      </w:ins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Adnaan - CFME - Week 1:1 → Week 5:6</w:t>
        </w:r>
      </w:ins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Amy - CFME - Week 1:1 → Week 2:6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4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H2’24</w:t>
        </w:r>
      </w:ins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Uttej - PLA - Week 1:3 → Week 2:5 </w:t>
        </w:r>
      </w:ins>
    </w:p>
    <w:p w:rsidR="00000000" w:rsidDel="00000000" w:rsidP="00000000" w:rsidRDefault="00000000" w:rsidRPr="00000000" w14:paraId="00000026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H1’24 -N/A</w:t>
        </w:r>
      </w:ins>
    </w:p>
    <w:p w:rsidR="00000000" w:rsidDel="00000000" w:rsidP="00000000" w:rsidRDefault="00000000" w:rsidRPr="00000000" w14:paraId="00000027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H2’23</w:t>
        </w:r>
      </w:ins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Habiba - Week 1: 3 → ORS → Week 5:5 </w:t>
        </w:r>
      </w:ins>
    </w:p>
    <w:p w:rsidR="00000000" w:rsidDel="00000000" w:rsidP="00000000" w:rsidRDefault="00000000" w:rsidRPr="00000000" w14:paraId="00000029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H1’23</w:t>
        </w:r>
      </w:ins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Miri - 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Tobacco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 Taxation - Week 1: -2→ Week 2:1</w:t>
        </w:r>
      </w:ins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Nicoll - KC 1 - Week 1: -1 → Week 4:1</w:t>
        </w:r>
      </w:ins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Victoria - Tobacco Taxation - Week 1: -2 → Week 3: 1</w:t>
        </w:r>
      </w:ins>
    </w:p>
    <w:p w:rsidR="00000000" w:rsidDel="00000000" w:rsidP="00000000" w:rsidRDefault="00000000" w:rsidRPr="00000000" w14:paraId="0000002D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2022</w:t>
        </w:r>
      </w:ins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Sarah - Tobacco Taxation - Week 1: -1 → Week 2: 1 → W3 0 </w:t>
        </w:r>
      </w:ins>
    </w:p>
    <w:p w:rsidR="00000000" w:rsidDel="00000000" w:rsidP="00000000" w:rsidRDefault="00000000" w:rsidRPr="00000000" w14:paraId="0000002F">
      <w:pPr>
        <w:ind w:left="0" w:firstLine="720"/>
        <w:rPr>
          <w:ins w:author="Elizabeth Weissberg" w:id="2" w:date="2025-08-28T23:02:34Z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2021</w:t>
        </w:r>
      </w:ins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Andres - 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Fortification</w:t>
        </w:r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 feed - Week 1: -3 → Week 2: 0, W3 2, W4 1, W5 0</w:t>
        </w:r>
      </w:ins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rPr>
          <w:ins w:author="Elizabeth Weissberg" w:id="2" w:date="2025-08-28T23:02:34Z"/>
          <w:u w:val="none"/>
        </w:rPr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Devon - Fortification feed - Week 1: -2 → Week 3:1 → W4 0</w:t>
        </w:r>
      </w:ins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del w:author="Elizabeth Weissberg" w:id="2" w:date="2025-08-28T23:02:34Z"/>
          <w:u w:val="none"/>
          <w:rPrChange w:author="Elizabeth Weissberg" w:id="3" w:date="2025-08-28T23:02:34Z">
            <w:rPr>
              <w:rFonts w:ascii="Inter" w:cs="Inter" w:eastAsia="Inter" w:hAnsi="Inter"/>
              <w:b w:val="1"/>
              <w:i w:val="1"/>
            </w:rPr>
          </w:rPrChange>
        </w:rPr>
        <w:pPrChange w:author="Elizabeth Weissberg" w:id="0" w:date="2025-08-28T23:02:34Z">
          <w:pPr>
            <w:numPr>
              <w:ilvl w:val="1"/>
              <w:numId w:val="8"/>
            </w:numPr>
            <w:ind w:left="1440" w:hanging="360"/>
          </w:pPr>
        </w:pPrChange>
      </w:pPr>
      <w:ins w:author="Elizabeth Weissberg" w:id="2" w:date="2025-08-28T23:02:34Z">
        <w:r w:rsidDel="00000000" w:rsidR="00000000" w:rsidRPr="00000000">
          <w:rPr>
            <w:rtl w:val="0"/>
            <w:rPrChange w:author="Elizabeth Weissberg" w:id="3" w:date="2025-08-28T23:02:34Z">
              <w:rPr>
                <w:rFonts w:ascii="Inter" w:cs="Inter" w:eastAsia="Inter" w:hAnsi="Inter"/>
                <w:b w:val="1"/>
                <w:i w:val="1"/>
              </w:rPr>
            </w:rPrChange>
          </w:rPr>
          <w:t xml:space="preserve">Isaac - Fortification feed - Week 1: -2 → Week 3: 0, W4 0, W5 3 AND Shrimp Welfare - Week 1: -3 → Week 3: 2, W4 3, W5 3</w:t>
        </w:r>
      </w:ins>
      <w:del w:author="Elizabeth Weissberg" w:id="2" w:date="2025-08-28T23:02:34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rPr>
          <w:u w:val="none"/>
          <w:rPrChange w:author="Elizabeth Weissberg" w:id="4" w:date="2025-08-28T23:02:57Z">
            <w:rPr>
              <w:u w:val="none"/>
            </w:rPr>
          </w:rPrChange>
        </w:rPr>
        <w:pPrChange w:author="Elizabeth Weissberg" w:id="0" w:date="2025-08-28T23:02:57Z">
          <w:pPr>
            <w:numPr>
              <w:ilvl w:val="1"/>
              <w:numId w:val="8"/>
            </w:numPr>
            <w:ind w:left="1440" w:hanging="360"/>
          </w:pPr>
        </w:pPrChange>
      </w:pPr>
      <w:r w:rsidDel="00000000" w:rsidR="00000000" w:rsidRPr="00000000">
        <w:rPr>
          <w:rtl w:val="0"/>
        </w:rPr>
        <w:t xml:space="preserve">If they start positive, how likely is it they become negative?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idea that has been launched, what was the founders’ journey with that idea?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was their relative rating of it over the program?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ins w:author="Elizabeth Weissberg" w:id="5" w:date="2025-08-28T22:39:35Z"/>
          <w:u w:val="none"/>
        </w:rPr>
      </w:pPr>
      <w:r w:rsidDel="00000000" w:rsidR="00000000" w:rsidRPr="00000000">
        <w:rPr>
          <w:rtl w:val="0"/>
        </w:rPr>
        <w:t xml:space="preserve">How often do incubatees found ideas that are offered in the program vs not?</w:t>
      </w:r>
      <w:ins w:author="Elizabeth Weissberg" w:id="5" w:date="2025-08-28T22:39:3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7">
      <w:pPr>
        <w:ind w:left="72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Data covered: 2020 - H1’25</w:t>
        </w:r>
      </w:ins>
    </w:p>
    <w:p w:rsidR="00000000" w:rsidDel="00000000" w:rsidP="00000000" w:rsidRDefault="00000000" w:rsidRPr="00000000" w14:paraId="00000038">
      <w:pPr>
        <w:ind w:left="72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Slightly expanded question scope because grabbed it automatically. Includes names of incubatees who were listed as not founding at all. </w:t>
        </w:r>
      </w:ins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Founded idea not in survey </w:t>
        </w:r>
      </w:ins>
    </w:p>
    <w:p w:rsidR="00000000" w:rsidDel="00000000" w:rsidP="00000000" w:rsidRDefault="00000000" w:rsidRPr="00000000" w14:paraId="0000003A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Tom </w:t>
        </w:r>
        <w:r w:rsidDel="00000000" w:rsidR="00000000" w:rsidRPr="00000000">
          <w:rPr>
            <w:rtl w:val="0"/>
            <w:rPrChange w:author="Elizabeth Weissberg" w:id="6" w:date="2025-08-28T22:39:35Z">
              <w:rPr/>
            </w:rPrChange>
          </w:rPr>
          <w:t xml:space="preserve">→ Lead Acid Batteries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B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Micaella → Lead Acid Batteries </w:t>
        </w:r>
      </w:ins>
    </w:p>
    <w:p w:rsidR="00000000" w:rsidDel="00000000" w:rsidP="00000000" w:rsidRDefault="00000000" w:rsidRPr="00000000" w14:paraId="0000003C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Laura → CBT for Crime Reduction </w:t>
        </w:r>
      </w:ins>
    </w:p>
    <w:p w:rsidR="00000000" w:rsidDel="00000000" w:rsidP="00000000" w:rsidRDefault="00000000" w:rsidRPr="00000000" w14:paraId="0000003D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Henning → CBT for Crime Reduction </w:t>
        </w:r>
      </w:ins>
    </w:p>
    <w:p w:rsidR="00000000" w:rsidDel="00000000" w:rsidP="00000000" w:rsidRDefault="00000000" w:rsidRPr="00000000" w14:paraId="0000003E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Tuberculosis → Habiba </w:t>
        </w:r>
      </w:ins>
    </w:p>
    <w:p w:rsidR="00000000" w:rsidDel="00000000" w:rsidP="00000000" w:rsidRDefault="00000000" w:rsidRPr="00000000" w14:paraId="0000003F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Keyur - Syphilis testing</w:t>
        </w:r>
      </w:ins>
    </w:p>
    <w:p w:rsidR="00000000" w:rsidDel="00000000" w:rsidP="00000000" w:rsidRDefault="00000000" w:rsidRPr="00000000" w14:paraId="00000040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Nils - Syphilis testing </w:t>
        </w:r>
      </w:ins>
    </w:p>
    <w:p w:rsidR="00000000" w:rsidDel="00000000" w:rsidP="00000000" w:rsidRDefault="00000000" w:rsidRPr="00000000" w14:paraId="00000041">
      <w:pPr>
        <w:numPr>
          <w:ilvl w:val="1"/>
          <w:numId w:val="8"/>
        </w:numPr>
        <w:ind w:left="144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Founded own Idea: </w:t>
        </w:r>
      </w:ins>
    </w:p>
    <w:p w:rsidR="00000000" w:rsidDel="00000000" w:rsidP="00000000" w:rsidRDefault="00000000" w:rsidRPr="00000000" w14:paraId="00000042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Haindavi → India Welfare Policy </w:t>
        </w:r>
      </w:ins>
    </w:p>
    <w:p w:rsidR="00000000" w:rsidDel="00000000" w:rsidP="00000000" w:rsidRDefault="00000000" w:rsidRPr="00000000" w14:paraId="00000043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Uttej - India Welfare Policy </w:t>
        </w:r>
      </w:ins>
    </w:p>
    <w:p w:rsidR="00000000" w:rsidDel="00000000" w:rsidP="00000000" w:rsidRDefault="00000000" w:rsidRPr="00000000" w14:paraId="00000044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Nicoll - Nicol’s idea </w:t>
        </w:r>
      </w:ins>
    </w:p>
    <w:p w:rsidR="00000000" w:rsidDel="00000000" w:rsidP="00000000" w:rsidRDefault="00000000" w:rsidRPr="00000000" w14:paraId="00000045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Joined other organization </w:t>
        </w:r>
      </w:ins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Joined other </w:t>
        </w:r>
        <w:r w:rsidDel="00000000" w:rsidR="00000000" w:rsidRPr="00000000">
          <w:rPr>
            <w:rtl w:val="0"/>
            <w:rPrChange w:author="Elizabeth Weissberg" w:id="6" w:date="2025-08-28T22:39:35Z">
              <w:rPr/>
            </w:rPrChange>
          </w:rPr>
          <w:t xml:space="preserve">organisation</w:t>
        </w:r>
        <w:r w:rsidDel="00000000" w:rsidR="00000000" w:rsidRPr="00000000">
          <w:rPr>
            <w:rtl w:val="0"/>
          </w:rPr>
          <w:t xml:space="preserve"> </w:t>
        </w:r>
      </w:ins>
    </w:p>
    <w:p w:rsidR="00000000" w:rsidDel="00000000" w:rsidP="00000000" w:rsidRDefault="00000000" w:rsidRPr="00000000" w14:paraId="00000047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Adnaan → Joined ARMoR</w:t>
        </w:r>
      </w:ins>
    </w:p>
    <w:p w:rsidR="00000000" w:rsidDel="00000000" w:rsidP="00000000" w:rsidRDefault="00000000" w:rsidRPr="00000000" w14:paraId="00000048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Lizzie → Joined Ansh </w:t>
        </w:r>
      </w:ins>
    </w:p>
    <w:p w:rsidR="00000000" w:rsidDel="00000000" w:rsidP="00000000" w:rsidRDefault="00000000" w:rsidRPr="00000000" w14:paraId="00000049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Stuart → Almost </w:t>
        </w:r>
        <w:r w:rsidDel="00000000" w:rsidR="00000000" w:rsidRPr="00000000">
          <w:rPr>
            <w:rtl w:val="0"/>
            <w:rPrChange w:author="Elizabeth Weissberg" w:id="6" w:date="2025-08-28T22:39:35Z">
              <w:rPr/>
            </w:rPrChange>
          </w:rPr>
          <w:t xml:space="preserve">launched</w:t>
        </w:r>
        <w:r w:rsidDel="00000000" w:rsidR="00000000" w:rsidRPr="00000000">
          <w:rPr>
            <w:rtl w:val="0"/>
          </w:rPr>
          <w:t xml:space="preserve"> CFME, Joined Animal Advocacy Africa </w:t>
        </w:r>
      </w:ins>
    </w:p>
    <w:p w:rsidR="00000000" w:rsidDel="00000000" w:rsidP="00000000" w:rsidRDefault="00000000" w:rsidRPr="00000000" w14:paraId="0000004A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Jessica → Almost launched CFME, Joined SWP </w:t>
        </w:r>
      </w:ins>
    </w:p>
    <w:p w:rsidR="00000000" w:rsidDel="00000000" w:rsidP="00000000" w:rsidRDefault="00000000" w:rsidRPr="00000000" w14:paraId="0000004B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Amy → Joined LEEP </w:t>
        </w:r>
      </w:ins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Not listed in founding results </w:t>
        </w:r>
      </w:ins>
    </w:p>
    <w:p w:rsidR="00000000" w:rsidDel="00000000" w:rsidP="00000000" w:rsidRDefault="00000000" w:rsidRPr="00000000" w14:paraId="0000004D">
      <w:pPr>
        <w:ind w:left="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ab/>
          <w:tab/>
          <w:t xml:space="preserve">H2’24</w:t>
        </w:r>
      </w:ins>
    </w:p>
    <w:p w:rsidR="00000000" w:rsidDel="00000000" w:rsidP="00000000" w:rsidRDefault="00000000" w:rsidRPr="00000000" w14:paraId="0000004E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Oliver </w:t>
        </w:r>
      </w:ins>
    </w:p>
    <w:p w:rsidR="00000000" w:rsidDel="00000000" w:rsidP="00000000" w:rsidRDefault="00000000" w:rsidRPr="00000000" w14:paraId="0000004F">
      <w:pPr>
        <w:ind w:left="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ab/>
          <w:tab/>
          <w:t xml:space="preserve">H1’24</w:t>
        </w:r>
      </w:ins>
    </w:p>
    <w:p w:rsidR="00000000" w:rsidDel="00000000" w:rsidP="00000000" w:rsidRDefault="00000000" w:rsidRPr="00000000" w14:paraId="00000050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Jonas </w:t>
        </w:r>
      </w:ins>
    </w:p>
    <w:p w:rsidR="00000000" w:rsidDel="00000000" w:rsidP="00000000" w:rsidRDefault="00000000" w:rsidRPr="00000000" w14:paraId="00000051">
      <w:pPr>
        <w:ind w:left="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ab/>
          <w:tab/>
          <w:t xml:space="preserve">H2’23</w:t>
        </w:r>
      </w:ins>
    </w:p>
    <w:p w:rsidR="00000000" w:rsidDel="00000000" w:rsidP="00000000" w:rsidRDefault="00000000" w:rsidRPr="00000000" w14:paraId="00000052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Jaipal</w:t>
        </w:r>
      </w:ins>
    </w:p>
    <w:p w:rsidR="00000000" w:rsidDel="00000000" w:rsidP="00000000" w:rsidRDefault="00000000" w:rsidRPr="00000000" w14:paraId="00000053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Samuel</w:t>
        </w:r>
      </w:ins>
    </w:p>
    <w:p w:rsidR="00000000" w:rsidDel="00000000" w:rsidP="00000000" w:rsidRDefault="00000000" w:rsidRPr="00000000" w14:paraId="00000054">
      <w:pPr>
        <w:ind w:left="720" w:firstLine="72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H1’23 </w:t>
        </w:r>
      </w:ins>
    </w:p>
    <w:p w:rsidR="00000000" w:rsidDel="00000000" w:rsidP="00000000" w:rsidRDefault="00000000" w:rsidRPr="00000000" w14:paraId="00000055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Ben </w:t>
        </w:r>
      </w:ins>
    </w:p>
    <w:p w:rsidR="00000000" w:rsidDel="00000000" w:rsidP="00000000" w:rsidRDefault="00000000" w:rsidRPr="00000000" w14:paraId="00000056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Moritz</w:t>
        </w:r>
      </w:ins>
    </w:p>
    <w:p w:rsidR="00000000" w:rsidDel="00000000" w:rsidP="00000000" w:rsidRDefault="00000000" w:rsidRPr="00000000" w14:paraId="00000057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Miri </w:t>
        </w:r>
      </w:ins>
    </w:p>
    <w:p w:rsidR="00000000" w:rsidDel="00000000" w:rsidP="00000000" w:rsidRDefault="00000000" w:rsidRPr="00000000" w14:paraId="00000058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Jonas </w:t>
        </w:r>
      </w:ins>
    </w:p>
    <w:p w:rsidR="00000000" w:rsidDel="00000000" w:rsidP="00000000" w:rsidRDefault="00000000" w:rsidRPr="00000000" w14:paraId="00000059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William </w:t>
        </w:r>
      </w:ins>
    </w:p>
    <w:p w:rsidR="00000000" w:rsidDel="00000000" w:rsidP="00000000" w:rsidRDefault="00000000" w:rsidRPr="00000000" w14:paraId="0000005A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J.T. </w:t>
        </w:r>
      </w:ins>
    </w:p>
    <w:p w:rsidR="00000000" w:rsidDel="00000000" w:rsidP="00000000" w:rsidRDefault="00000000" w:rsidRPr="00000000" w14:paraId="0000005B">
      <w:pPr>
        <w:ind w:left="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ab/>
          <w:tab/>
          <w:t xml:space="preserve">2022</w:t>
        </w:r>
      </w:ins>
    </w:p>
    <w:p w:rsidR="00000000" w:rsidDel="00000000" w:rsidP="00000000" w:rsidRDefault="00000000" w:rsidRPr="00000000" w14:paraId="0000005C">
      <w:pPr>
        <w:numPr>
          <w:ilvl w:val="2"/>
          <w:numId w:val="8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James</w:t>
        </w:r>
      </w:ins>
    </w:p>
    <w:p w:rsidR="00000000" w:rsidDel="00000000" w:rsidP="00000000" w:rsidRDefault="00000000" w:rsidRPr="00000000" w14:paraId="0000005D">
      <w:pPr>
        <w:ind w:left="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ab/>
          <w:tab/>
          <w:t xml:space="preserve">2021</w:t>
        </w:r>
      </w:ins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2160" w:hanging="360"/>
        <w:rPr>
          <w:ins w:author="Elizabeth Weissberg" w:id="5" w:date="2025-08-28T22:39:35Z"/>
          <w:u w:val="none"/>
        </w:rPr>
      </w:pPr>
      <w:ins w:author="Elizabeth Weissberg" w:id="5" w:date="2025-08-28T22:39:35Z">
        <w:r w:rsidDel="00000000" w:rsidR="00000000" w:rsidRPr="00000000">
          <w:rPr>
            <w:rtl w:val="0"/>
          </w:rPr>
          <w:t xml:space="preserve">Following note on excel to exclude everyone not listed in founding results</w:t>
        </w:r>
      </w:ins>
    </w:p>
    <w:p w:rsidR="00000000" w:rsidDel="00000000" w:rsidP="00000000" w:rsidRDefault="00000000" w:rsidRPr="00000000" w14:paraId="0000005F">
      <w:pPr>
        <w:ind w:left="0" w:firstLine="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</w:rPr>
          <w:tab/>
          <w:tab/>
          <w:t xml:space="preserve">2020</w:t>
        </w:r>
      </w:ins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2160" w:hanging="360"/>
        <w:rPr>
          <w:ins w:author="Elizabeth Weissberg" w:id="5" w:date="2025-08-28T22:39:35Z"/>
        </w:rPr>
      </w:pPr>
      <w:ins w:author="Elizabeth Weissberg" w:id="5" w:date="2025-08-28T22:39:35Z">
        <w:r w:rsidDel="00000000" w:rsidR="00000000" w:rsidRPr="00000000">
          <w:rPr>
            <w:rtl w:val="0"/>
            <w:rPrChange w:author="Elizabeth Weissberg" w:id="6" w:date="2025-08-28T22:39:35Z">
              <w:rPr/>
            </w:rPrChange>
          </w:rPr>
          <w:t xml:space="preserve">Following note on excel to exclude everyone not listed in founding results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1">
      <w:pPr>
        <w:ind w:lef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Elizabeth Weissberg" w:id="7" w:date="2025-08-28T22:41:53Z">
            <w:rPr>
              <w:u w:val="none"/>
            </w:rPr>
          </w:rPrChange>
        </w:rPr>
        <w:pPrChange w:author="Elizabeth Weissberg" w:id="0" w:date="2025-08-28T22:41:53Z">
          <w:pPr>
            <w:numPr>
              <w:ilvl w:val="0"/>
              <w:numId w:val="8"/>
            </w:numPr>
            <w:ind w:left="720" w:hanging="360"/>
          </w:pPr>
        </w:pPrChange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convergent are people on cause area? How many truly “agnostic” founders have there been? (how often do people end up only preferring ideas in one cause area)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P2: Understand the main drivers behind incubatee's preferences changing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Using the open-text, pull out sentiment analysis (using AI, likely) to understand the primary reasons people have become more or less excited about ideas</w:t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Idea-by-idea, especially for ideas that have not been founded</w:t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Across-cohorts or causes (ie. policy ideas)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Are there notable “popularity” effects? Ie. ideas that start more or less popular, middling people updating toward that average more than is normal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commentRangeStart w:id="0"/>
      <w:r w:rsidDel="00000000" w:rsidR="00000000" w:rsidRPr="00000000">
        <w:rPr>
          <w:rtl w:val="0"/>
        </w:rPr>
        <w:t xml:space="preserve">P3: Draw conclusions/recommendations for the different departments based on the data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Steve and I communicate that peoples’ preferences change over time; is this actually true?? If not, what might be likely consequences (pos and neg) of communicating the data transparently 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might this/should this influence either the ideas research recommends (low likelihood this should), or more likely, how we communicate the ideas/supplement the reports pre-or-during program?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should recruitment update based on this data, both in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Getting a more accurate understanding of people’s likely idea preferences pre-program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to outreach based on the data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amantha Kagel" w:id="0" w:date="2025-08-27T11:22:44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Probs better to save for IRL convos with us next week, but take a crack if you happen to get to it!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2"/>
        <w:szCs w:val="22"/>
        <w:lang w:val="en_GB"/>
      </w:rPr>
    </w:rPrDefault>
    <w:pPrDefault>
      <w:pPr>
        <w:spacing w:line="312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Inter" w:cs="Inter" w:eastAsia="Inter" w:hAnsi="Inter"/>
      <w:b w:val="1"/>
      <w:color w:val="a5324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Inter" w:cs="Inter" w:eastAsia="Inter" w:hAnsi="Inter"/>
      <w:b w:val="1"/>
      <w:color w:val="434343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400" w:line="276" w:lineRule="auto"/>
    </w:pPr>
    <w:rPr>
      <w:rFonts w:ascii="Inter" w:cs="Inter" w:eastAsia="Inter" w:hAnsi="Inter"/>
      <w:color w:val="98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Inter" w:cs="Inter" w:eastAsia="Inter" w:hAnsi="Inter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rFonts w:ascii="Inter" w:cs="Inter" w:eastAsia="Inter" w:hAnsi="Inter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spreadsheets/d/1WYidF5Zat8W789Ig2b_hW3J8UjwbTlV9LfhW7gsF5fo/edit?gid=0#gid=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Light-regular.ttf"/><Relationship Id="rId2" Type="http://schemas.openxmlformats.org/officeDocument/2006/relationships/font" Target="fonts/InterLight-bold.ttf"/><Relationship Id="rId3" Type="http://schemas.openxmlformats.org/officeDocument/2006/relationships/font" Target="fonts/InterLight-italic.ttf"/><Relationship Id="rId4" Type="http://schemas.openxmlformats.org/officeDocument/2006/relationships/font" Target="fonts/InterLight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